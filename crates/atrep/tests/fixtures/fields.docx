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comments.xml" ContentType="application/vnd.openxmlformats-officedocument.wordprocessingml.comment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Title"/>
      </w:pPr>
      <w:r>
        <w:t xml:space="preserve">On Fences and Empires</w:t>
      </w:r>
    </w:p>
    <w:p>
      <w:pPr>
        <w:pStyle w:val="Author"/>
      </w:pPr>
      <w:r>
        <w:t xml:space="preserve">Mark Twain</w:t>
      </w:r>
    </w:p>
    <w:p>
      <w:pPr>
        <w:pStyle w:val="Heading1"/>
      </w:pPr>
      <w:r>
        <w:t xml:space="preserve">Empires</w:t>
      </w:r>
    </w:p>
    <w:p>
      <w:r>
        <w:t xml:space="preserve">Rome fell slowly </w:t>
      </w:r>
      <w:r>
        <w:fldChar w:fldCharType="begin"/>
      </w:r>
      <w:r>
        <w:instrText xml:space="preserve"> CITATION gibbon1776 \l 1033 \p 15 </w:instrText>
      </w:r>
      <w:r>
        <w:fldChar w:fldCharType="separate"/>
      </w:r>
      <w:r>
        <w:t xml:space="preserve">(Gibbon, 1776, p. 15)</w:t>
      </w:r>
      <w:r>
        <w:fldChar w:fldCharType="end"/>
      </w:r>
      <w:r>
        <w:t xml:space="preserve"> and Persia was vast </w:t>
      </w:r>
      <w:r>
        <w:fldChar w:fldCharType="begin"/>
      </w:r>
      <w:r>
        <w:instrText xml:space="preserve"> CITATION herodotus \l 1033 </w:instrText>
      </w:r>
      <w:r>
        <w:fldChar w:fldCharType="separate"/>
      </w:r>
      <w:r>
        <w:t xml:space="preserve">(Herodotus)</w:t>
      </w:r>
      <w:r>
        <w:fldChar w:fldCharType="end"/>
      </w:r>
      <w:r>
        <w:t xml:space="preserve">. Nobody found the lost volume </w:t>
      </w:r>
      <w:r>
        <w:fldChar w:fldCharType="begin"/>
      </w:r>
      <w:r>
        <w:instrText xml:space="preserve"> CITATION aristotle </w:instrText>
      </w:r>
      <w:r>
        <w:fldChar w:fldCharType="separate"/>
      </w:r>
      <w:r>
        <w:t xml:space="preserve">(Aristotle)</w:t>
      </w:r>
      <w:r>
        <w:fldChar w:fldCharType="end"/>
      </w:r>
      <w:r>
        <w:t xml:space="preserve">.</w:t>
      </w:r>
      <w:r>
        <w:fldChar w:fldCharType="begin"/>
      </w:r>
      <w:r>
        <w:instrText xml:space="preserve"> XE "Rome" </w:instrText>
      </w:r>
      <w:r>
        <w:fldChar w:fldCharType="end"/>
      </w:r>
    </w:p>
    <w:p>
      <w:r>
        <w:t xml:space="preserve">The fence was </w:t>
      </w:r>
      <w:commentRangeStart w:id="0"/>
      <w:r>
        <w:t xml:space="preserve">thirty yards long</w:t>
      </w:r>
      <w:commentRangeEnd w:id="0"/>
      <w:r>
        <w:commentReference w:id="0"/>
      </w:r>
      <w:r>
        <w:t xml:space="preserve"> and </w:t>
      </w:r>
      <w:ins w:id="1" w:author="Ed" w:date="2026-01-01T00:00:00Z">
        <w:r>
          <w:t xml:space="preserve">nine feet</w:t>
        </w:r>
      </w:ins>
      <w:del w:id="2" w:author="Ed" w:date="2026-01-01T00:00:00Z">
        <w:r>
          <w:delText>ten feet</w:delText>
        </w:r>
      </w:del>
      <w:r>
        <w:t xml:space="preserve"> high.</w:t>
      </w:r>
      <w:bookmarkStart w:id="0" w:name="fence"/>
      <w:bookmarkEnd w:id="0"/>
    </w:p>
    <w:p>
      <w:r>
        <w:t xml:space="preserve">See </w:t>
      </w:r>
      <w:hyperlink w:anchor="fence">
        <w:r>
          <w:t xml:space="preserve">the fence</w:t>
        </w:r>
      </w:hyperlink>
      <w:r>
        <w:t xml:space="preserve"> above.</w:t>
      </w:r>
    </w:p>
    <w:tbl>
      <w:tblPr/>
      <w:tblGrid>
        <w:gridCol/>
        <w:gridCol/>
        <w:gridCol/>
      </w:tblGrid>
      <w:tr>
        <w:trPr>
          <w:tblHeader/>
        </w:trPr>
        <w:tc>
          <w:tcPr/>
          <w:p>
            <w:r>
              <w:t xml:space="preserve">Boy</w:t>
            </w:r>
          </w:p>
        </w:tc>
        <w:tc>
          <w:tcPr/>
          <w:p>
            <w:r>
              <w:t xml:space="preserve">Price</w:t>
            </w:r>
          </w:p>
        </w:tc>
        <w:tc>
          <w:tcPr/>
          <w:p>
            <w:r>
              <w:t xml:space="preserve">Note</w:t>
            </w:r>
          </w:p>
        </w:tc>
      </w:tr>
      <w:tr>
        <w:tc>
          <w:tcPr>
            <w:vMerge w:val="restart"/>
          </w:tcPr>
          <w:p>
            <w:r>
              <w:t xml:space="preserve">Ben</w:t>
            </w:r>
          </w:p>
        </w:tc>
        <w:tc>
          <w:tcPr>
            <w:gridSpan w:val="2"/>
          </w:tcPr>
          <w:p>
            <w:r>
              <w:t xml:space="preserve">an apple</w:t>
            </w:r>
          </w:p>
        </w:tc>
      </w:tr>
      <w:tr>
        <w:tc>
          <w:tcPr>
            <w:vMerge/>
          </w:tcPr>
          <w:p/>
        </w:tc>
        <w:tc>
          <w:tcPr/>
          <w:p>
            <w:r>
              <w:t xml:space="preserve">a kite</w:t>
            </w:r>
          </w:p>
        </w:tc>
        <w:tc>
          <w:tcPr/>
          <w:p>
            <w:r>
              <w:t xml:space="preserve">later</w:t>
            </w:r>
          </w:p>
        </w:tc>
      </w:tr>
    </w:tbl>
    <w:p>
      <w:pPr>
        <w:pStyle w:val="Heading1"/>
      </w:pPr>
      <w:r>
        <w:t xml:space="preserve">Bibliography</w:t>
      </w:r>
    </w:p>
    <w:p>
      <w:r>
        <w:fldChar w:fldCharType="begin"/>
      </w:r>
      <w:r>
        <w:instrText xml:space="preserve"> BIBLIOGRAPHY </w:instrText>
      </w:r>
      <w:r>
        <w:fldChar w:fldCharType="separate"/>
      </w:r>
      <w:r>
        <w:t xml:space="preserve">Gibbon, E. (1776). The Decline and Fall.</w:t>
      </w:r>
    </w:p>
    <w:p>
      <w:r>
        <w:t xml:space="preserve">Herodotus. The Histories.</w:t>
      </w:r>
      <w:r>
        <w:fldChar w:fldCharType="end"/>
      </w:r>
    </w:p>
    <w:p>
      <w:r>
        <w:t xml:space="preserve">After the listing.</w:t>
      </w:r>
    </w:p>
    <w:sectPr/>
  </w:body>
</w:document>
</file>

<file path=word/comments.xml><?xml version="1.0" encoding="utf-8"?>
<w:comments xmlns:w="http://schemas.openxmlformats.org/wordprocessingml/2006/main" xmlns:r="http://schemas.openxmlformats.org/officeDocument/2006/relationships">
  <w:comment w:id="0" w:author="Ed" w:date="2026-01-01T00:00:00Z" w:initials="E">
    <w:p>
      <w:r>
        <w:annotationRef/>
      </w:r>
      <w:r>
        <w:t xml:space="preserve">Check the length against the first edition.</w:t>
      </w:r>
    </w:p>
  </w:comment>
</w:comments>
</file>

<file path=word/styles.xml><?xml version="1.0" encoding="utf-8"?>
<w:styles xmlns:w="http://schemas.openxmlformats.org/wordprocessingml/2006/main" xmlns:r="http://schemas.openxmlformats.org/officeDocument/2006/relationships">
  <w:style w:type="paragraph" w:styleId="Normal">
    <w:name w:val="Normal"/>
  </w:style>
  <w:style w:type="paragraph" w:styleId="Title">
    <w:name w:val="Title"/>
    <w:basedOn w:val="Normal"/>
  </w:style>
  <w:style w:type="paragraph" w:styleId="Author">
    <w:name w:val="Author"/>
    <w:basedOn w:val="Normal"/>
  </w:style>
  <w:style w:type="paragraph" w:styleId="Heading1">
    <w:name w:val="heading 1"/>
    <w:basedOn w:val="Normal"/>
    <w:pPr>
      <w:outlineLvl w:val="0"/>
    </w:p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comments" Target="comments.xml"/><Relationship Id="rId3" Type="http://schemas.openxmlformats.org/officeDocument/2006/relationships/customXml" Target="../customXml/item1.xml"/></Relationships>
</file>

<file path=customXml/item1.xml><?xml version="1.0" encoding="utf-8"?>
<b:Sources xmlns:b="http://schemas.openxmlformats.org/officeDocument/2006/bibliography" SelectedStyle="\APASixthEditionOfficeOnline.xsl">
  <b:Source>
    <b:Tag>gibbon1776</b:Tag>
    <b:SourceType>Book</b:SourceType>
    <b:Author>
      <b:Author>
        <b:NameList>
          <b:Person>
            <b:Last>Gibbon</b:Last>
            <b:First>Edward</b:First>
          </b:Person>
        </b:NameList>
      </b:Author>
    </b:Author>
    <b:Title>The History of the Decline and Fall of the Roman Empire</b:Title>
    <b:Year>1776</b:Year>
    <b:City>London</b:City>
    <b:Publisher>Strahan and Cadell</b:Publisher>
  </b:Source>
  <b:Source>
    <b:Tag>herodotus</b:Tag>
    <b:SourceType>Book</b:SourceType>
    <b:Author>
      <b:Author>
        <b:Corporate>Herodotus</b:Corporate>
      </b:Author>
    </b:Author>
    <b:Title>The Histories</b:Title>
  </b:Source>
  <b:Source>
    <b:Tag>austen1813</b:Tag>
    <b:SourceType>Book</b:SourceType>
    <b:Author>
      <b:Author>
        <b:NameList>
          <b:Person>
            <b:Last>Austen</b:Last>
            <b:First>Jane</b:First>
          </b:Person>
        </b:NameList>
      </b:Author>
    </b:Author>
    <b:Title>Pride and Prejudice</b:Title>
    <b:Year>1813</b:Year>
  </b:Source>
</b:Sources>
</file>